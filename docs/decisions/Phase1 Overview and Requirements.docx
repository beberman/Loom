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708C5" w14:textId="77777777" w:rsidR="00EB3854" w:rsidRDefault="000D2CBD">
      <w:pPr>
        <w:pStyle w:val="Heading1"/>
      </w:pPr>
      <w:r>
        <w:t>Engineering Knowledge Graph</w:t>
      </w:r>
    </w:p>
    <w:p w14:paraId="05F846A9" w14:textId="144EF79E" w:rsidR="00EB3854" w:rsidRDefault="00EB3854" w:rsidP="00EB3854">
      <w:del w:id="0" w:author="Claude" w:date="2026-07-25T12:00:00Z">
        <w:r>
          <w:delText>Working with Claude code for a while its clear</w:delText>
        </w:r>
      </w:del>
      <w:ins w:id="1" w:author="Claude" w:date="2026-07-25T12:00:00Z">
        <w:r>
          <w:t>Working with Claude Code for a while it’s clear</w:t>
        </w:r>
      </w:ins>
      <w:r>
        <w:t xml:space="preserve"> that the missing piece is memory and context management.  A lot of tokens are spent re-reading and understanding the same code.  Architectural documents and product plans become </w:t>
      </w:r>
      <w:r w:rsidR="008776E0">
        <w:t>crucial,</w:t>
      </w:r>
      <w:r>
        <w:t xml:space="preserve"> and they </w:t>
      </w:r>
      <w:proofErr w:type="gramStart"/>
      <w:r>
        <w:t>have to</w:t>
      </w:r>
      <w:proofErr w:type="gramEnd"/>
      <w:r>
        <w:t xml:space="preserve"> be maintained constantly to keep the information up to date.</w:t>
      </w:r>
    </w:p>
    <w:p w14:paraId="20BB73C0" w14:textId="77777777" w:rsidR="00D0082D" w:rsidRDefault="00D0082D" w:rsidP="00D0082D">
      <w:r>
        <w:t xml:space="preserve">The bottleneck becomes </w:t>
      </w:r>
      <w:r>
        <w:rPr>
          <w:b/>
          <w:bCs/>
        </w:rPr>
        <w:t>context management</w:t>
      </w:r>
      <w:r>
        <w:t>, not intelligence.</w:t>
      </w:r>
    </w:p>
    <w:p w14:paraId="5254429F" w14:textId="77777777" w:rsidR="00D0082D" w:rsidRPr="00D0082D" w:rsidRDefault="00D0082D" w:rsidP="00D0082D">
      <w:r>
        <w:t>A large project has:</w:t>
      </w:r>
    </w:p>
    <w:p w14:paraId="058CBE9C" w14:textId="77777777" w:rsidR="00D0082D" w:rsidRPr="00D0082D" w:rsidRDefault="00D0082D" w:rsidP="00D0082D">
      <w:pPr>
        <w:numPr>
          <w:ilvl w:val="0"/>
          <w:numId w:val="10"/>
        </w:numPr>
      </w:pPr>
      <w:r>
        <w:t xml:space="preserve">millions of lines of code </w:t>
      </w:r>
    </w:p>
    <w:p w14:paraId="037908EB" w14:textId="77777777" w:rsidR="00D0082D" w:rsidRPr="00D0082D" w:rsidRDefault="00D0082D" w:rsidP="00D0082D">
      <w:pPr>
        <w:numPr>
          <w:ilvl w:val="0"/>
          <w:numId w:val="10"/>
        </w:numPr>
      </w:pPr>
      <w:r>
        <w:t xml:space="preserve">hundreds of architectural decisions </w:t>
      </w:r>
    </w:p>
    <w:p w14:paraId="5557D338" w14:textId="77777777" w:rsidR="00D0082D" w:rsidRPr="00D0082D" w:rsidRDefault="00D0082D" w:rsidP="00D0082D">
      <w:pPr>
        <w:numPr>
          <w:ilvl w:val="0"/>
          <w:numId w:val="10"/>
        </w:numPr>
      </w:pPr>
      <w:r>
        <w:t xml:space="preserve">evolving coding conventions </w:t>
      </w:r>
    </w:p>
    <w:p w14:paraId="254EFFDC" w14:textId="77777777" w:rsidR="00D0082D" w:rsidRPr="00D0082D" w:rsidRDefault="00D0082D" w:rsidP="00D0082D">
      <w:pPr>
        <w:numPr>
          <w:ilvl w:val="0"/>
          <w:numId w:val="10"/>
        </w:numPr>
      </w:pPr>
      <w:r>
        <w:t xml:space="preserve">API contracts </w:t>
      </w:r>
    </w:p>
    <w:p w14:paraId="62BA5FB4" w14:textId="77777777" w:rsidR="00D0082D" w:rsidRPr="00D0082D" w:rsidRDefault="00D0082D" w:rsidP="00D0082D">
      <w:pPr>
        <w:numPr>
          <w:ilvl w:val="0"/>
          <w:numId w:val="10"/>
        </w:numPr>
      </w:pPr>
      <w:r>
        <w:t xml:space="preserve">test expectations </w:t>
      </w:r>
    </w:p>
    <w:p w14:paraId="22F672DB" w14:textId="77777777" w:rsidR="00D0082D" w:rsidRPr="00D0082D" w:rsidRDefault="00D0082D" w:rsidP="00D0082D">
      <w:pPr>
        <w:numPr>
          <w:ilvl w:val="0"/>
          <w:numId w:val="10"/>
        </w:numPr>
      </w:pPr>
      <w:r>
        <w:t xml:space="preserve">deployment constraints </w:t>
      </w:r>
    </w:p>
    <w:p w14:paraId="63A0F5B3" w14:textId="77777777" w:rsidR="00D0082D" w:rsidRPr="00D0082D" w:rsidRDefault="00D0082D" w:rsidP="00D0082D">
      <w:pPr>
        <w:numPr>
          <w:ilvl w:val="0"/>
          <w:numId w:val="10"/>
        </w:numPr>
      </w:pPr>
      <w:proofErr w:type="gramStart"/>
      <w:r>
        <w:t>design</w:t>
      </w:r>
      <w:proofErr w:type="gramEnd"/>
      <w:r>
        <w:t xml:space="preserve"> documents </w:t>
      </w:r>
    </w:p>
    <w:p w14:paraId="30FED26F" w14:textId="77777777" w:rsidR="00D0082D" w:rsidRPr="00D0082D" w:rsidRDefault="00D0082D" w:rsidP="00D0082D">
      <w:pPr>
        <w:numPr>
          <w:ilvl w:val="0"/>
          <w:numId w:val="10"/>
        </w:numPr>
      </w:pPr>
      <w:r>
        <w:t xml:space="preserve">issue history </w:t>
      </w:r>
    </w:p>
    <w:p w14:paraId="3ADBB036" w14:textId="77777777" w:rsidR="00D0082D" w:rsidRDefault="00D0082D" w:rsidP="00D0082D">
      <w:r>
        <w:t xml:space="preserve">No LLM can fit that into context. </w:t>
      </w:r>
      <w:del w:id="2" w:author="Claude" w:date="2026-07-25T12:00:00Z">
        <w:r>
          <w:delText>What it the LLM needs</w:delText>
        </w:r>
      </w:del>
      <w:ins w:id="3" w:author="Claude" w:date="2026-07-25T12:00:00Z">
        <w:r>
          <w:t>What the LLM needs</w:t>
        </w:r>
      </w:ins>
      <w:r>
        <w:t xml:space="preserve"> to be effective is continuously maintained knowledge.  There needs to be an automatic architectural </w:t>
      </w:r>
      <w:del w:id="4" w:author="Claude" w:date="2026-07-25T12:00:00Z">
        <w:r>
          <w:delText>memory that represents the structure of the code like a LSP</w:delText>
        </w:r>
      </w:del>
      <w:ins w:id="5" w:author="Claude" w:date="2026-07-25T12:00:00Z">
        <w:r>
          <w:t>memory that represents the structure of the code like an LSP</w:t>
        </w:r>
      </w:ins>
      <w:r>
        <w:t>, the reasons for why things are designed the way they are, the historical decisions and learnings from debugging and coding, and the design principles that went into the code.  Code development is in many ways a learning process and the knowledge graph should represent the increased knowledge as it evolves to meet the expectations of the product requirements.</w:t>
      </w:r>
    </w:p>
    <w:p w14:paraId="1903D0D3" w14:textId="77777777" w:rsidR="00377C84" w:rsidRDefault="00E10D9B" w:rsidP="00D0082D">
      <w:del w:id="6" w:author="Claude" w:date="2026-07-25T12:00:00Z">
        <w:r>
          <w:delText>What’s missing is a engineering memory</w:delText>
        </w:r>
      </w:del>
      <w:ins w:id="7" w:author="Claude" w:date="2026-07-25T12:00:00Z">
        <w:r>
          <w:t>What’s missing is an engineering memory</w:t>
        </w:r>
      </w:ins>
      <w:r>
        <w:t>. Something like:</w:t>
      </w:r>
    </w:p>
    <w:p w14:paraId="426EF3E3" w14:textId="77777777" w:rsidR="00E10D9B" w:rsidRDefault="00E10D9B" w:rsidP="00E10D9B">
      <w:pPr>
        <w:pStyle w:val="ListParagraph"/>
        <w:numPr>
          <w:ilvl w:val="0"/>
          <w:numId w:val="10"/>
        </w:numPr>
      </w:pPr>
      <w:r>
        <w:t>Decision 482</w:t>
      </w:r>
    </w:p>
    <w:p w14:paraId="358F1F03" w14:textId="77777777" w:rsidR="00E10D9B" w:rsidRDefault="00E10D9B" w:rsidP="00E10D9B">
      <w:pPr>
        <w:pStyle w:val="ListParagraph"/>
        <w:numPr>
          <w:ilvl w:val="1"/>
          <w:numId w:val="10"/>
        </w:numPr>
      </w:pPr>
      <w:r>
        <w:t>React Context replaced Redux</w:t>
      </w:r>
    </w:p>
    <w:p w14:paraId="4EA57DDF" w14:textId="77777777" w:rsidR="00E10D9B" w:rsidRDefault="00E10D9B" w:rsidP="00E10D9B">
      <w:pPr>
        <w:pStyle w:val="ListParagraph"/>
        <w:numPr>
          <w:ilvl w:val="0"/>
          <w:numId w:val="10"/>
        </w:numPr>
      </w:pPr>
      <w:r>
        <w:t>Reason</w:t>
      </w:r>
    </w:p>
    <w:p w14:paraId="3DDAAE4D" w14:textId="77777777" w:rsidR="00E10D9B" w:rsidRDefault="00E10D9B" w:rsidP="00E10D9B">
      <w:pPr>
        <w:pStyle w:val="ListParagraph"/>
        <w:numPr>
          <w:ilvl w:val="1"/>
          <w:numId w:val="10"/>
        </w:numPr>
      </w:pPr>
      <w:r>
        <w:t>Simpler state model</w:t>
      </w:r>
    </w:p>
    <w:p w14:paraId="095D9518" w14:textId="77777777" w:rsidR="00E10D9B" w:rsidRDefault="00E10D9B" w:rsidP="00E10D9B">
      <w:pPr>
        <w:pStyle w:val="ListParagraph"/>
        <w:numPr>
          <w:ilvl w:val="0"/>
          <w:numId w:val="10"/>
        </w:numPr>
      </w:pPr>
      <w:r>
        <w:t>Affected</w:t>
      </w:r>
    </w:p>
    <w:p w14:paraId="662D7A61" w14:textId="77777777" w:rsidR="00E10D9B" w:rsidRDefault="00E10D9B" w:rsidP="00E10D9B">
      <w:pPr>
        <w:pStyle w:val="ListParagraph"/>
        <w:numPr>
          <w:ilvl w:val="1"/>
          <w:numId w:val="10"/>
        </w:numPr>
      </w:pPr>
      <w:r>
        <w:t>23 files, list of files</w:t>
      </w:r>
    </w:p>
    <w:p w14:paraId="79BCD212" w14:textId="77777777" w:rsidR="00E10D9B" w:rsidRDefault="00E10D9B" w:rsidP="00E10D9B">
      <w:pPr>
        <w:pStyle w:val="ListParagraph"/>
        <w:numPr>
          <w:ilvl w:val="0"/>
          <w:numId w:val="10"/>
        </w:numPr>
      </w:pPr>
      <w:r>
        <w:t>Migration</w:t>
      </w:r>
    </w:p>
    <w:p w14:paraId="5BD3FFE3" w14:textId="77777777" w:rsidR="006E73CC" w:rsidRDefault="00E10D9B" w:rsidP="006E73CC">
      <w:pPr>
        <w:ind w:firstLine="720"/>
      </w:pPr>
      <w:r>
        <w:t>..</w:t>
      </w:r>
    </w:p>
    <w:p w14:paraId="6F0C9156" w14:textId="77777777" w:rsidR="00E10D9B" w:rsidRDefault="00E10D9B" w:rsidP="006E73CC">
      <w:pPr>
        <w:pStyle w:val="ListParagraph"/>
        <w:numPr>
          <w:ilvl w:val="0"/>
          <w:numId w:val="10"/>
        </w:numPr>
      </w:pPr>
      <w:r>
        <w:lastRenderedPageBreak/>
        <w:t>Lessons</w:t>
      </w:r>
    </w:p>
    <w:p w14:paraId="50308355" w14:textId="77777777" w:rsidR="00E10D9B" w:rsidRPr="00D0082D" w:rsidRDefault="00E10D9B" w:rsidP="006E73CC">
      <w:pPr>
        <w:pStyle w:val="ListParagraph"/>
        <w:numPr>
          <w:ilvl w:val="1"/>
          <w:numId w:val="10"/>
        </w:numPr>
      </w:pPr>
      <w:r>
        <w:t>Avoid nested providers</w:t>
      </w:r>
    </w:p>
    <w:p w14:paraId="702B2DB7" w14:textId="77777777" w:rsidR="00017E16" w:rsidRDefault="00017E16" w:rsidP="00017E16">
      <w:r>
        <w:t>The goal is to have something like this:</w:t>
      </w:r>
    </w:p>
    <w:p w14:paraId="4385BD84" w14:textId="77777777" w:rsidR="00504EFD" w:rsidRDefault="00504EFD" w:rsidP="00504EFD">
      <w:r>
        <w:t xml:space="preserve">                        Developer</w:t>
      </w:r>
    </w:p>
    <w:p w14:paraId="7CC44A7D" w14:textId="77777777" w:rsidR="00504EFD" w:rsidRDefault="00504EFD" w:rsidP="00504EFD">
      <w:r>
        <w:rPr>
          <w:rFonts w:hint="eastAsia"/>
        </w:rPr>
        <w:t xml:space="preserve">                            </w:t>
      </w:r>
      <w:r>
        <w:rPr>
          <w:rFonts w:hint="eastAsia"/>
        </w:rPr>
        <w:t>│</w:t>
      </w:r>
    </w:p>
    <w:p w14:paraId="116A9FF0" w14:textId="77777777" w:rsidR="00504EFD" w:rsidRDefault="00504EFD" w:rsidP="00504EFD">
      <w:r>
        <w:t xml:space="preserve">                    API Gateway / MCP</w:t>
      </w:r>
    </w:p>
    <w:p w14:paraId="42867DD9" w14:textId="77777777" w:rsidR="00504EFD" w:rsidRDefault="00504EFD" w:rsidP="00504EFD">
      <w:r>
        <w:rPr>
          <w:rFonts w:hint="eastAsia"/>
        </w:rPr>
        <w:t xml:space="preserve">                            </w:t>
      </w:r>
      <w:r>
        <w:rPr>
          <w:rFonts w:hint="eastAsia"/>
        </w:rPr>
        <w:t>│</w:t>
      </w:r>
    </w:p>
    <w:p w14:paraId="3C96C87F" w14:textId="77777777" w:rsidR="00504EFD" w:rsidRDefault="00504EFD" w:rsidP="00504EFD">
      <w:r>
        <w:t xml:space="preserve">                   Planning Service</w:t>
      </w:r>
    </w:p>
    <w:p w14:paraId="7F9681BB" w14:textId="77777777" w:rsidR="00504EFD" w:rsidRDefault="00504EFD" w:rsidP="00504EFD">
      <w:r>
        <w:rPr>
          <w:rFonts w:hint="eastAsia"/>
        </w:rPr>
        <w:t xml:space="preserve">                            </w:t>
      </w:r>
      <w:r>
        <w:rPr>
          <w:rFonts w:hint="eastAsia"/>
        </w:rPr>
        <w:t>│</w:t>
      </w:r>
    </w:p>
    <w:p w14:paraId="4BFBDBB8" w14:textId="77777777" w:rsidR="00504EFD" w:rsidRDefault="00504EFD" w:rsidP="00504EFD">
      <w:r>
        <w:rPr>
          <w:rFonts w:hint="eastAsia"/>
        </w:rPr>
        <w:t xml:space="preserve">          </w:t>
      </w:r>
      <w:r>
        <w:rPr>
          <w:rFonts w:hint="eastAsia"/>
        </w:rPr>
        <w:t>┌─────────────────┴─────────────────┐</w:t>
      </w:r>
    </w:p>
    <w:p w14:paraId="1828F431" w14:textId="77777777" w:rsidR="00504EFD" w:rsidRDefault="00504EFD" w:rsidP="00504EFD">
      <w:r>
        <w:rPr>
          <w:rFonts w:hint="eastAsia"/>
        </w:rPr>
        <w:t xml:space="preserve">          </w:t>
      </w:r>
      <w:r>
        <w:rPr>
          <w:rFonts w:hint="eastAsia"/>
        </w:rPr>
        <w:t>│</w:t>
      </w:r>
      <w:r>
        <w:rPr>
          <w:rFonts w:hint="eastAsia"/>
        </w:rPr>
        <w:t xml:space="preserve">                                   </w:t>
      </w:r>
      <w:r>
        <w:rPr>
          <w:rFonts w:hint="eastAsia"/>
        </w:rPr>
        <w:t>│</w:t>
      </w:r>
    </w:p>
    <w:p w14:paraId="762CC72D" w14:textId="77777777" w:rsidR="00504EFD" w:rsidRDefault="00504EFD" w:rsidP="00504EFD">
      <w:r>
        <w:t xml:space="preserve">   Knowledge Query API                 Agent Scheduler</w:t>
      </w:r>
    </w:p>
    <w:p w14:paraId="2EE1FF36" w14:textId="77777777" w:rsidR="00504EFD" w:rsidRDefault="00504EFD" w:rsidP="00504EFD">
      <w:r>
        <w:rPr>
          <w:rFonts w:hint="eastAsia"/>
        </w:rPr>
        <w:t xml:space="preserve">          </w:t>
      </w:r>
      <w:r>
        <w:rPr>
          <w:rFonts w:hint="eastAsia"/>
        </w:rPr>
        <w:t>│</w:t>
      </w:r>
      <w:r>
        <w:rPr>
          <w:rFonts w:hint="eastAsia"/>
        </w:rPr>
        <w:t xml:space="preserve">                                   </w:t>
      </w:r>
      <w:r>
        <w:rPr>
          <w:rFonts w:hint="eastAsia"/>
        </w:rPr>
        <w:t>│</w:t>
      </w:r>
    </w:p>
    <w:p w14:paraId="2F0889D1" w14:textId="77777777" w:rsidR="00504EFD" w:rsidRDefault="00504EFD" w:rsidP="00504EFD">
      <w:r>
        <w:rPr>
          <w:rFonts w:hint="eastAsia"/>
        </w:rPr>
        <w:t xml:space="preserve">          </w:t>
      </w:r>
      <w:r>
        <w:rPr>
          <w:rFonts w:hint="eastAsia"/>
        </w:rPr>
        <w:t>│</w:t>
      </w:r>
      <w:r>
        <w:rPr>
          <w:rFonts w:hint="eastAsia"/>
        </w:rPr>
        <w:t xml:space="preserve">                           Git </w:t>
      </w:r>
      <w:proofErr w:type="spellStart"/>
      <w:r>
        <w:rPr>
          <w:rFonts w:hint="eastAsia"/>
        </w:rPr>
        <w:t>Worktree</w:t>
      </w:r>
      <w:proofErr w:type="spellEnd"/>
      <w:r>
        <w:rPr>
          <w:rFonts w:hint="eastAsia"/>
        </w:rPr>
        <w:t xml:space="preserve"> Service</w:t>
      </w:r>
    </w:p>
    <w:p w14:paraId="759BF089" w14:textId="77777777" w:rsidR="00504EFD" w:rsidRDefault="00504EFD" w:rsidP="00504EFD">
      <w:r>
        <w:rPr>
          <w:rFonts w:hint="eastAsia"/>
        </w:rPr>
        <w:t xml:space="preserve">          </w:t>
      </w:r>
      <w:r>
        <w:rPr>
          <w:rFonts w:hint="eastAsia"/>
        </w:rPr>
        <w:t>│</w:t>
      </w:r>
      <w:r>
        <w:rPr>
          <w:rFonts w:hint="eastAsia"/>
        </w:rPr>
        <w:t xml:space="preserve">                                   </w:t>
      </w:r>
      <w:r>
        <w:rPr>
          <w:rFonts w:hint="eastAsia"/>
        </w:rPr>
        <w:t>│</w:t>
      </w:r>
    </w:p>
    <w:p w14:paraId="7A67C142" w14:textId="77777777" w:rsidR="00504EFD" w:rsidRDefault="00504EFD" w:rsidP="00504EFD">
      <w:r>
        <w:rPr>
          <w:rFonts w:hint="eastAsia"/>
        </w:rPr>
        <w:t xml:space="preserve">          </w:t>
      </w:r>
      <w:r>
        <w:rPr>
          <w:rFonts w:hint="eastAsia"/>
        </w:rPr>
        <w:t>▼</w:t>
      </w:r>
      <w:r>
        <w:rPr>
          <w:rFonts w:hint="eastAsia"/>
        </w:rPr>
        <w:t xml:space="preserve">                                   </w:t>
      </w:r>
      <w:r>
        <w:rPr>
          <w:rFonts w:hint="eastAsia"/>
        </w:rPr>
        <w:t>▼</w:t>
      </w:r>
    </w:p>
    <w:p w14:paraId="796E0D2A" w14:textId="77777777" w:rsidR="00504EFD" w:rsidRDefault="00504EFD" w:rsidP="00504EFD">
      <w:proofErr w:type="gramStart"/>
      <w:r>
        <w:t>+-</w:t>
      </w:r>
      <w:proofErr w:type="gramEnd"/>
      <w:r>
        <w:t>-------------------------------------------------------------+</w:t>
      </w:r>
    </w:p>
    <w:p w14:paraId="0DFBFEC5" w14:textId="77777777" w:rsidR="00504EFD" w:rsidRDefault="00504EFD" w:rsidP="00504EFD">
      <w:r>
        <w:t>|                  Engineering Knowledge Layer                 |</w:t>
      </w:r>
    </w:p>
    <w:p w14:paraId="17697E72" w14:textId="77777777" w:rsidR="00504EFD" w:rsidRDefault="00504EFD" w:rsidP="00504EFD">
      <w:r>
        <w:t>|--------------------------------------------------------------|</w:t>
      </w:r>
    </w:p>
    <w:p w14:paraId="45249BB4" w14:textId="77777777" w:rsidR="00504EFD" w:rsidRDefault="00504EFD" w:rsidP="00504EFD">
      <w:r>
        <w:t>| Neo4j        Concepts • Dependencies • Ownership • ADRs      |</w:t>
      </w:r>
    </w:p>
    <w:p w14:paraId="28761C63" w14:textId="77777777" w:rsidR="00504EFD" w:rsidRDefault="00504EFD" w:rsidP="00504EFD">
      <w:r>
        <w:t>| PostgreSQL   Tasks • PRs • Facts • Patterns                  |</w:t>
      </w:r>
    </w:p>
    <w:p w14:paraId="562BCD31" w14:textId="77777777" w:rsidR="00504EFD" w:rsidRDefault="00504EFD" w:rsidP="00504EFD">
      <w:r>
        <w:t xml:space="preserve">| </w:t>
      </w:r>
      <w:proofErr w:type="spellStart"/>
      <w:r>
        <w:t>Qdrant</w:t>
      </w:r>
      <w:proofErr w:type="spellEnd"/>
      <w:r>
        <w:t xml:space="preserve">       Semantic docs • Discussions • Specs             |</w:t>
      </w:r>
    </w:p>
    <w:p w14:paraId="696BB8B9" w14:textId="77777777" w:rsidR="00504EFD" w:rsidRDefault="00504EFD" w:rsidP="00504EFD">
      <w:r>
        <w:t>| OpenSearch   Full-text code &amp; documentation                  |</w:t>
      </w:r>
    </w:p>
    <w:p w14:paraId="649A8EEF" w14:textId="77777777" w:rsidR="00504EFD" w:rsidRDefault="00504EFD" w:rsidP="00504EFD">
      <w:r>
        <w:t>| Object Store Source snapshots • CI artifacts • diagrams      |</w:t>
      </w:r>
    </w:p>
    <w:p w14:paraId="186A5F16" w14:textId="77777777" w:rsidR="00504EFD" w:rsidRDefault="00504EFD" w:rsidP="00504EFD">
      <w:proofErr w:type="gramStart"/>
      <w:r>
        <w:t>+-</w:t>
      </w:r>
      <w:proofErr w:type="gramEnd"/>
      <w:r>
        <w:t>-------------------------------------------------------------+</w:t>
      </w:r>
    </w:p>
    <w:p w14:paraId="43CE96EC" w14:textId="77777777" w:rsidR="00504EFD" w:rsidRDefault="00504EFD" w:rsidP="00504EFD">
      <w:r>
        <w:rPr>
          <w:rFonts w:hint="eastAsia"/>
        </w:rPr>
        <w:t xml:space="preserve">          </w:t>
      </w:r>
      <w:r>
        <w:rPr>
          <w:rFonts w:hint="eastAsia"/>
        </w:rPr>
        <w:t>▲</w:t>
      </w:r>
    </w:p>
    <w:p w14:paraId="6780C3F5" w14:textId="77777777" w:rsidR="00504EFD" w:rsidRDefault="00504EFD" w:rsidP="00504EFD">
      <w:r>
        <w:rPr>
          <w:rFonts w:hint="eastAsia"/>
        </w:rPr>
        <w:lastRenderedPageBreak/>
        <w:t xml:space="preserve">          </w:t>
      </w:r>
      <w:r>
        <w:rPr>
          <w:rFonts w:hint="eastAsia"/>
        </w:rPr>
        <w:t>│</w:t>
      </w:r>
    </w:p>
    <w:p w14:paraId="51EA813E" w14:textId="77777777" w:rsidR="00504EFD" w:rsidRDefault="00504EFD" w:rsidP="00504EFD">
      <w:proofErr w:type="gramStart"/>
      <w:r>
        <w:t>+-</w:t>
      </w:r>
      <w:proofErr w:type="gramEnd"/>
      <w:r>
        <w:t>-------------------------------------------------------------+</w:t>
      </w:r>
    </w:p>
    <w:p w14:paraId="2C6D0F4D" w14:textId="77777777" w:rsidR="00504EFD" w:rsidRDefault="00504EFD" w:rsidP="00504EFD">
      <w:r>
        <w:t>|             Continuous Knowledge Construction                |</w:t>
      </w:r>
    </w:p>
    <w:p w14:paraId="6EF0C666" w14:textId="77777777" w:rsidR="00504EFD" w:rsidRDefault="00504EFD" w:rsidP="00504EFD">
      <w:r>
        <w:t>|--------------------------------------------------------------|</w:t>
      </w:r>
    </w:p>
    <w:p w14:paraId="25F8378F" w14:textId="77777777" w:rsidR="00504EFD" w:rsidRDefault="00504EFD" w:rsidP="00504EFD">
      <w:r>
        <w:rPr>
          <w:rFonts w:hint="eastAsia"/>
        </w:rPr>
        <w:t xml:space="preserve">| Git Events </w:t>
      </w:r>
      <w:r>
        <w:rPr>
          <w:rFonts w:hint="eastAsia"/>
        </w:rPr>
        <w:t>→</w:t>
      </w:r>
      <w:r>
        <w:rPr>
          <w:rFonts w:hint="eastAsia"/>
        </w:rPr>
        <w:t xml:space="preserve"> Tree-sitter </w:t>
      </w:r>
      <w:r>
        <w:rPr>
          <w:rFonts w:hint="eastAsia"/>
        </w:rPr>
        <w:t>→</w:t>
      </w:r>
      <w:r>
        <w:rPr>
          <w:rFonts w:hint="eastAsia"/>
        </w:rPr>
        <w:t xml:space="preserve"> LSP </w:t>
      </w:r>
      <w:r>
        <w:rPr>
          <w:rFonts w:hint="eastAsia"/>
        </w:rPr>
        <w:t>→</w:t>
      </w:r>
      <w:r>
        <w:rPr>
          <w:rFonts w:hint="eastAsia"/>
        </w:rPr>
        <w:t xml:space="preserve"> Fact Extractor </w:t>
      </w:r>
      <w:r>
        <w:rPr>
          <w:rFonts w:hint="eastAsia"/>
        </w:rPr>
        <w:t>→</w:t>
      </w:r>
      <w:r>
        <w:rPr>
          <w:rFonts w:hint="eastAsia"/>
        </w:rPr>
        <w:t xml:space="preserve"> Summarizer |</w:t>
      </w:r>
    </w:p>
    <w:p w14:paraId="3E783035" w14:textId="77777777" w:rsidR="00504EFD" w:rsidRDefault="00504EFD" w:rsidP="00504EFD">
      <w:r>
        <w:rPr>
          <w:rFonts w:hint="eastAsia"/>
        </w:rPr>
        <w:t xml:space="preserve">|            </w:t>
      </w:r>
      <w:r>
        <w:rPr>
          <w:rFonts w:hint="eastAsia"/>
        </w:rPr>
        <w:t>→</w:t>
      </w:r>
      <w:r>
        <w:rPr>
          <w:rFonts w:hint="eastAsia"/>
        </w:rPr>
        <w:t xml:space="preserve"> Pattern Learner </w:t>
      </w:r>
      <w:r>
        <w:rPr>
          <w:rFonts w:hint="eastAsia"/>
        </w:rPr>
        <w:t>→</w:t>
      </w:r>
      <w:r>
        <w:rPr>
          <w:rFonts w:hint="eastAsia"/>
        </w:rPr>
        <w:t xml:space="preserve"> Documentation Impact          |</w:t>
      </w:r>
    </w:p>
    <w:p w14:paraId="23DE3121" w14:textId="77777777" w:rsidR="00504EFD" w:rsidRDefault="00504EFD" w:rsidP="00504EFD">
      <w:proofErr w:type="gramStart"/>
      <w:r>
        <w:t>+-</w:t>
      </w:r>
      <w:proofErr w:type="gramEnd"/>
      <w:r>
        <w:t>-------------------------------------------------------------+</w:t>
      </w:r>
    </w:p>
    <w:p w14:paraId="1E0F8A98" w14:textId="77777777" w:rsidR="005E7E35" w:rsidRDefault="00017E16" w:rsidP="00017E16">
      <w:r>
        <w:t xml:space="preserve">This is a complex set of components that requires significant exploration.  The starting point is the knowledge layer focused </w:t>
      </w:r>
      <w:proofErr w:type="gramStart"/>
      <w:r>
        <w:t>around</w:t>
      </w:r>
      <w:proofErr w:type="gramEnd"/>
      <w:r>
        <w:t xml:space="preserve"> the code structure itself then adding in the documentation and decision history.</w:t>
      </w:r>
    </w:p>
    <w:p w14:paraId="5544A742" w14:textId="77777777" w:rsidR="005E7E35" w:rsidRPr="005E7E35" w:rsidRDefault="005E7E35" w:rsidP="005E7E35">
      <w:r>
        <w:t xml:space="preserve">This architecture would benefit from </w:t>
      </w:r>
      <w:r>
        <w:rPr>
          <w:i/>
          <w:iCs/>
        </w:rPr>
        <w:t>domain-aware</w:t>
      </w:r>
      <w:r>
        <w:t xml:space="preserve"> indexes rather than treating everything as generic code. For example, a </w:t>
      </w:r>
      <w:proofErr w:type="spellStart"/>
      <w:r>
        <w:t>GraphicElement</w:t>
      </w:r>
      <w:proofErr w:type="spellEnd"/>
      <w:r>
        <w:t xml:space="preserve"> abstraction, drawing lifecycle (start/move/finish), and separation between the UI (</w:t>
      </w:r>
      <w:proofErr w:type="spellStart"/>
      <w:r>
        <w:t>DesignScreen</w:t>
      </w:r>
      <w:proofErr w:type="spellEnd"/>
      <w:r>
        <w:t>), interaction layer (</w:t>
      </w:r>
      <w:proofErr w:type="spellStart"/>
      <w:r>
        <w:t>DrawingTool</w:t>
      </w:r>
      <w:proofErr w:type="spellEnd"/>
      <w:r>
        <w:t xml:space="preserve">), and geometry model are explicit architectural concepts that could be indexed as first-class entities rather than just text. </w:t>
      </w:r>
    </w:p>
    <w:p w14:paraId="45D1781A" w14:textId="77777777" w:rsidR="005E7E35" w:rsidRPr="005E7E35" w:rsidRDefault="005E7E35" w:rsidP="005E7E35">
      <w:r>
        <w:t xml:space="preserve">The </w:t>
      </w:r>
      <w:r>
        <w:rPr>
          <w:b/>
          <w:bCs/>
        </w:rPr>
        <w:t>fact extraction layer</w:t>
      </w:r>
      <w:r>
        <w:t xml:space="preserve"> that continuously identifies and stores architectural relationships like:</w:t>
      </w:r>
    </w:p>
    <w:p w14:paraId="0FF95138" w14:textId="77777777" w:rsidR="005E7E35" w:rsidRPr="005E7E35" w:rsidRDefault="005E7E35" w:rsidP="005E7E35">
      <w:pPr>
        <w:numPr>
          <w:ilvl w:val="0"/>
          <w:numId w:val="11"/>
        </w:numPr>
      </w:pPr>
      <w:r>
        <w:t>"</w:t>
      </w:r>
      <w:proofErr w:type="spellStart"/>
      <w:r>
        <w:t>GraphicElement</w:t>
      </w:r>
      <w:proofErr w:type="spellEnd"/>
      <w:r>
        <w:t xml:space="preserve"> subclasses implement the drawing lifecycle." </w:t>
      </w:r>
    </w:p>
    <w:p w14:paraId="6AAD87AA" w14:textId="77777777" w:rsidR="005E7E35" w:rsidRPr="005E7E35" w:rsidRDefault="005E7E35" w:rsidP="005E7E35">
      <w:pPr>
        <w:numPr>
          <w:ilvl w:val="0"/>
          <w:numId w:val="11"/>
        </w:numPr>
      </w:pPr>
      <w:r>
        <w:t>"</w:t>
      </w:r>
      <w:proofErr w:type="spellStart"/>
      <w:r>
        <w:t>DesignScreen</w:t>
      </w:r>
      <w:proofErr w:type="spellEnd"/>
      <w:r>
        <w:t xml:space="preserve"> owns Leaflet map initialization and delegates interaction to </w:t>
      </w:r>
      <w:proofErr w:type="spellStart"/>
      <w:r>
        <w:t>DrawingTool</w:t>
      </w:r>
      <w:proofErr w:type="spellEnd"/>
      <w:r>
        <w:t xml:space="preserve">." </w:t>
      </w:r>
    </w:p>
    <w:p w14:paraId="1E3A790D" w14:textId="77777777" w:rsidR="005E7E35" w:rsidRPr="005E7E35" w:rsidRDefault="005E7E35" w:rsidP="005E7E35">
      <w:pPr>
        <w:numPr>
          <w:ilvl w:val="0"/>
          <w:numId w:val="11"/>
        </w:numPr>
      </w:pPr>
      <w:r>
        <w:t>"</w:t>
      </w:r>
      <w:proofErr w:type="spellStart"/>
      <w:r>
        <w:t>DrawingTool</w:t>
      </w:r>
      <w:proofErr w:type="spellEnd"/>
      <w:r>
        <w:t xml:space="preserve"> is a thin wrapper around </w:t>
      </w:r>
      <w:proofErr w:type="spellStart"/>
      <w:r>
        <w:t>useDrawingTool</w:t>
      </w:r>
      <w:proofErr w:type="spellEnd"/>
      <w:r>
        <w:t xml:space="preserve">; business logic lives in the hook." </w:t>
      </w:r>
    </w:p>
    <w:p w14:paraId="4442979A" w14:textId="77777777" w:rsidR="005E7E35" w:rsidRPr="005E7E35" w:rsidRDefault="005E7E35" w:rsidP="005E7E35">
      <w:r>
        <w:t>Those facts become structured knowledge that planners and coding agents can query directly, instead of rediscovering them from source every time.</w:t>
      </w:r>
    </w:p>
    <w:p w14:paraId="49BECB68" w14:textId="63C9C003" w:rsidR="005E7E35" w:rsidRDefault="005E7E35" w:rsidP="005E7E35">
      <w:r>
        <w:t xml:space="preserve">This is where the next generation of development platforms will </w:t>
      </w:r>
      <w:r w:rsidR="008776E0">
        <w:t xml:space="preserve">differentiate </w:t>
      </w:r>
      <w:r>
        <w:t>not by having a smarter coding model, but by having a richer, continuously updated understanding of the codebase.</w:t>
      </w:r>
    </w:p>
    <w:p w14:paraId="378E342A" w14:textId="77777777" w:rsidR="006F6BD9" w:rsidRDefault="006F6BD9" w:rsidP="005E7E35">
      <w:r>
        <w:t xml:space="preserve">We are going to develop this set of services </w:t>
      </w:r>
      <w:del w:id="8" w:author="Claude" w:date="2026-07-25T12:00:00Z">
        <w:r>
          <w:delText>based on LISP using Hutchentoot as the server for REST.  The core is a LISP server</w:delText>
        </w:r>
      </w:del>
      <w:ins w:id="9" w:author="Claude" w:date="2026-07-25T12:00:00Z">
        <w:r>
          <w:t xml:space="preserve">based on Common Lisp using </w:t>
        </w:r>
        <w:proofErr w:type="spellStart"/>
        <w:r>
          <w:t>Hunchentoot</w:t>
        </w:r>
        <w:proofErr w:type="spellEnd"/>
        <w:r>
          <w:t xml:space="preserve"> as the server for REST.  The core is a Lisp server</w:t>
        </w:r>
      </w:ins>
      <w:r>
        <w:t xml:space="preserve"> that has an API for knowledge queries and that contains the knowledge graph.  The worker will monitor the working code tree and look for file changes and put those into the knowledge server.</w:t>
      </w:r>
    </w:p>
    <w:p w14:paraId="657411DD" w14:textId="77777777" w:rsidR="00AF515A" w:rsidRDefault="00AF515A" w:rsidP="005E7E35">
      <w:r>
        <w:t xml:space="preserve">We will test this in active development using the game engine that is being built. </w:t>
      </w:r>
    </w:p>
    <w:p w14:paraId="30DE26A0" w14:textId="77777777" w:rsidR="00AF515A" w:rsidRPr="005E7E35" w:rsidRDefault="00AF515A" w:rsidP="005E7E35">
      <w:r>
        <w:lastRenderedPageBreak/>
        <w:t xml:space="preserve">The LLM planner uses the code to </w:t>
      </w:r>
      <w:del w:id="10" w:author="Claude" w:date="2026-07-25T12:00:00Z">
        <w:r>
          <w:delText>look at what’s effected by a proposed change and to write the plans into he knowledge base</w:delText>
        </w:r>
      </w:del>
      <w:ins w:id="11" w:author="Claude" w:date="2026-07-25T12:00:00Z">
        <w:r>
          <w:t>look at what’s affected by a proposed change and to write the plans into the knowledge base</w:t>
        </w:r>
      </w:ins>
      <w:r>
        <w:t xml:space="preserve">. The architect looks at the code to </w:t>
      </w:r>
      <w:del w:id="12" w:author="Claude" w:date="2026-07-25T12:00:00Z">
        <w:r>
          <w:delText>analyze files that will be effected and the functions it returns detailed plans</w:delText>
        </w:r>
      </w:del>
      <w:ins w:id="13" w:author="Claude" w:date="2026-07-25T12:00:00Z">
        <w:r>
          <w:t>analyze files and functions that will be affected, and it returns detailed plans</w:t>
        </w:r>
      </w:ins>
      <w:r>
        <w:t xml:space="preserve"> to the coding agent. The coding agent then writes the </w:t>
      </w:r>
      <w:proofErr w:type="gramStart"/>
      <w:r>
        <w:t>code</w:t>
      </w:r>
      <w:proofErr w:type="gramEnd"/>
      <w:r>
        <w:t xml:space="preserve"> and the file monitor updates the knowledge graph. </w:t>
      </w:r>
      <w:del w:id="14" w:author="Claude" w:date="2026-07-25T12:00:00Z">
        <w:r>
          <w:delText>The tester than examines the changes and writes the required code tests and resolve issues</w:delText>
        </w:r>
      </w:del>
      <w:ins w:id="15" w:author="Claude" w:date="2026-07-25T12:00:00Z">
        <w:r>
          <w:t>The tester then examines the changes, writes the required code tests, and resolves issues</w:t>
        </w:r>
      </w:ins>
      <w:r>
        <w:t>. The reviewer updates documentation and checks designs against rules that are in the knowledge graph.</w:t>
      </w:r>
    </w:p>
    <w:p w14:paraId="557C8BB6" w14:textId="77777777" w:rsidR="0002039A" w:rsidRDefault="00000000">
      <w:pPr>
        <w:rPr>
          <w:ins w:id="16" w:author="Claude" w:date="2026-07-25T12:00:00Z"/>
        </w:rPr>
      </w:pPr>
      <w:ins w:id="17" w:author="Claude" w:date="2026-07-25T12:00:00Z">
        <w:r>
          <w:t xml:space="preserve">Each agent role needs an explicit read/write contract against the graph. The planner reads impact and decision history and writes plans. The architect reads structure and writes detailed change plans. The coder writes code, and the file monitor writes the resulting graph updates. The tester reads change sets and writes test entities and results. The reviewer reads rules and decisions and writes documentation updates. This matrix — </w:t>
        </w:r>
        <w:proofErr w:type="gramStart"/>
        <w:r>
          <w:t>what</w:t>
        </w:r>
        <w:proofErr w:type="gramEnd"/>
        <w:r>
          <w:t xml:space="preserve"> each role </w:t>
        </w:r>
        <w:proofErr w:type="gramStart"/>
        <w:r>
          <w:t>reads</w:t>
        </w:r>
        <w:proofErr w:type="gramEnd"/>
        <w:r>
          <w:t xml:space="preserve"> versus writes — is the actual interface between the agents and the EKG and should be specified before the agents are built.</w:t>
        </w:r>
      </w:ins>
    </w:p>
    <w:p w14:paraId="260898D0" w14:textId="77777777" w:rsidR="00BD1440" w:rsidRDefault="000D2CBD" w:rsidP="00EB3854">
      <w:pPr>
        <w:pStyle w:val="Heading1"/>
      </w:pPr>
      <w:r>
        <w:t>Phase 1 – Lisp Implementation Architecture</w:t>
      </w:r>
    </w:p>
    <w:p w14:paraId="32DB3948" w14:textId="77777777" w:rsidR="00BD1440" w:rsidRDefault="000D2CBD">
      <w:r>
        <w:rPr>
          <w:b/>
        </w:rPr>
        <w:t>Purpose</w:t>
      </w:r>
      <w:r>
        <w:rPr>
          <w:b/>
        </w:rPr>
        <w:br/>
      </w:r>
      <w:r>
        <w:t xml:space="preserve">Phase 1 establishes the Engineering Knowledge Graph (EKG) as the canonical, workspace-aware representation of software engineering knowledge. The implementation is written entirely in Common Lisp and exposes a REST API via </w:t>
      </w:r>
      <w:proofErr w:type="spellStart"/>
      <w:r>
        <w:t>Hunchentoot</w:t>
      </w:r>
      <w:proofErr w:type="spellEnd"/>
      <w:r>
        <w:t>. The ontology, not the storage engine, defines the system.</w:t>
      </w:r>
    </w:p>
    <w:p w14:paraId="1BEA36FB" w14:textId="77777777" w:rsidR="0002039A" w:rsidRDefault="00000000" w:rsidP="00D52981">
      <w:pPr>
        <w:rPr>
          <w:ins w:id="18" w:author="Claude" w:date="2026-07-25T12:00:00Z"/>
        </w:rPr>
      </w:pPr>
      <w:ins w:id="19" w:author="Unknown">
        <w:r>
          <w:rPr>
            <w:b/>
          </w:rPr>
          <w:t>Scope</w:t>
        </w:r>
        <w:r>
          <w:rPr>
            <w:b/>
          </w:rPr>
          <w:br/>
        </w:r>
        <w:r>
          <w:t xml:space="preserve">Phase 1 </w:t>
        </w:r>
        <w:r w:rsidR="009C6372" w:rsidRPr="009C6372">
          <w:rPr>
            <w:color w:val="008080"/>
            <w:u w:val="single"/>
          </w:rPr>
          <w:t>runs</w:t>
        </w:r>
        <w:r>
          <w:t xml:space="preserve"> entirely in</w:t>
        </w:r>
        <w:r w:rsidR="009C6372" w:rsidRPr="009C6372">
          <w:rPr>
            <w:color w:val="008080"/>
            <w:u w:val="single"/>
          </w:rPr>
          <w:t xml:space="preserve"> </w:t>
        </w:r>
        <w:r>
          <w:t xml:space="preserve">memory behind the Graph Adapter interface. The polyglot storage stack shown in the vision diagram (Neo4j, PostgreSQL, </w:t>
        </w:r>
        <w:proofErr w:type="spellStart"/>
        <w:r>
          <w:t>Qdrant</w:t>
        </w:r>
        <w:proofErr w:type="spellEnd"/>
        <w:r>
          <w:t>, OpenSearch, object store) is the target state, not a Phase 1 deliverable; each store maps to a future Graph Adapter backend</w:t>
        </w:r>
        <w:r w:rsidR="009C6372" w:rsidRPr="009C6372">
          <w:rPr>
            <w:color w:val="008080"/>
            <w:u w:val="single"/>
          </w:rPr>
          <w:t xml:space="preserve">, such as </w:t>
        </w:r>
        <w:r>
          <w:t xml:space="preserve">Neo4j or </w:t>
        </w:r>
        <w:proofErr w:type="spellStart"/>
        <w:r>
          <w:t>AllegroGraph</w:t>
        </w:r>
        <w:proofErr w:type="spellEnd"/>
        <w:r>
          <w:t xml:space="preserve"> for the graph, </w:t>
        </w:r>
        <w:proofErr w:type="spellStart"/>
        <w:r>
          <w:t>Qdrant</w:t>
        </w:r>
        <w:proofErr w:type="spellEnd"/>
        <w:r>
          <w:t xml:space="preserve"> for semantic search, </w:t>
        </w:r>
        <w:r w:rsidR="009C6372" w:rsidRPr="009C6372">
          <w:rPr>
            <w:color w:val="008080"/>
            <w:u w:val="single"/>
          </w:rPr>
          <w:t xml:space="preserve">and </w:t>
        </w:r>
        <w:r>
          <w:t>OpenSearch for full text</w:t>
        </w:r>
        <w:r w:rsidR="009C6372" w:rsidRPr="009C6372">
          <w:rPr>
            <w:color w:val="008080"/>
            <w:u w:val="single"/>
          </w:rPr>
          <w:t>.</w:t>
        </w:r>
        <w:r>
          <w:t xml:space="preserve"> Phase 1 validates the ontology and APIs against </w:t>
        </w:r>
        <w:r w:rsidR="009C6372" w:rsidRPr="009C6372">
          <w:rPr>
            <w:color w:val="008080"/>
            <w:u w:val="single"/>
          </w:rPr>
          <w:t>one</w:t>
        </w:r>
        <w:r>
          <w:t xml:space="preserve"> small workspace</w:t>
        </w:r>
        <w:r w:rsidR="009C6372" w:rsidRPr="009C6372">
          <w:rPr>
            <w:color w:val="008080"/>
            <w:u w:val="single"/>
          </w:rPr>
          <w:t>:</w:t>
        </w:r>
        <w:r>
          <w:t xml:space="preserve"> the game engine</w:t>
        </w:r>
        <w:r w:rsidR="009C6372" w:rsidRPr="009C6372">
          <w:rPr>
            <w:color w:val="008080"/>
            <w:u w:val="single"/>
          </w:rPr>
          <w:t>. Persistent backends come later.</w:t>
        </w:r>
        <w:r>
          <w:t xml:space="preserve"> Likewise, the millions-of-lines scale </w:t>
        </w:r>
        <w:r w:rsidR="009C6372" w:rsidRPr="009C6372">
          <w:rPr>
            <w:color w:val="008080"/>
            <w:u w:val="single"/>
          </w:rPr>
          <w:t xml:space="preserve">described </w:t>
        </w:r>
        <w:r>
          <w:t xml:space="preserve">in </w:t>
        </w:r>
        <w:r w:rsidR="009C6372" w:rsidRPr="009C6372">
          <w:rPr>
            <w:color w:val="008080"/>
            <w:u w:val="single"/>
          </w:rPr>
          <w:t xml:space="preserve">the </w:t>
        </w:r>
        <w:r w:rsidRPr="009C6372">
          <w:rPr>
            <w:color w:val="008080"/>
            <w:u w:val="single"/>
          </w:rPr>
          <w:t>motivation</w:t>
        </w:r>
        <w:r>
          <w:t xml:space="preserve"> is the target; Phase 1 </w:t>
        </w:r>
        <w:r w:rsidR="009C6372" w:rsidRPr="009C6372">
          <w:rPr>
            <w:color w:val="008080"/>
            <w:u w:val="single"/>
          </w:rPr>
          <w:t>intentionally</w:t>
        </w:r>
        <w:r>
          <w:t xml:space="preserve"> proves the model at small scale.</w:t>
        </w:r>
      </w:ins>
    </w:p>
    <w:p w14:paraId="42050DC2" w14:textId="77777777" w:rsidR="0002039A" w:rsidRDefault="00000000">
      <w:pPr>
        <w:rPr>
          <w:ins w:id="20" w:author="Claude" w:date="2026-07-25T12:00:00Z"/>
        </w:rPr>
      </w:pPr>
      <w:ins w:id="21" w:author="Claude" w:date="2026-07-25T12:00:00Z">
        <w:r>
          <w:rPr>
            <w:b/>
          </w:rPr>
          <w:t>Why Lisp</w:t>
        </w:r>
        <w:r>
          <w:rPr>
            <w:b/>
          </w:rPr>
          <w:br/>
        </w:r>
        <w:r>
          <w:t>The language choice is deliberate: CLOS models the ontology directly as live objects; generic functions give the Graph Adapter a clean protocol with per-backend methods; the ontology can be evolved at runtime without restarting the image; and macros keep the ontology-operation DSL concise. The knowledge graph is a living system, and a live image is its natural host.</w:t>
        </w:r>
      </w:ins>
    </w:p>
    <w:p w14:paraId="56EDAB75" w14:textId="77777777" w:rsidR="00BD1440" w:rsidRDefault="000D2CBD">
      <w:pPr>
        <w:pStyle w:val="Heading2"/>
      </w:pPr>
      <w:r>
        <w:t>Core Principles</w:t>
      </w:r>
    </w:p>
    <w:p w14:paraId="76D79B7D" w14:textId="77777777" w:rsidR="00BD1440" w:rsidRDefault="000D2CBD">
      <w:pPr>
        <w:pStyle w:val="ListBullet"/>
      </w:pPr>
      <w:r>
        <w:t>Workspace-first architecture: every active workspace maintains a live engineering graph.</w:t>
      </w:r>
    </w:p>
    <w:p w14:paraId="48751181" w14:textId="77777777" w:rsidR="00BD1440" w:rsidRDefault="000D2CBD">
      <w:pPr>
        <w:pStyle w:val="ListBullet"/>
      </w:pPr>
      <w:r>
        <w:lastRenderedPageBreak/>
        <w:t>Ontology-first design: all knowledge is represented as Lisp objects.</w:t>
      </w:r>
    </w:p>
    <w:p w14:paraId="4E2D6EE2" w14:textId="77777777" w:rsidR="00BD1440" w:rsidRDefault="000D2CBD">
      <w:pPr>
        <w:pStyle w:val="ListBullet"/>
      </w:pPr>
      <w:r>
        <w:t>Incremental updates: only modified entities are analyzed and updated.</w:t>
      </w:r>
    </w:p>
    <w:p w14:paraId="4003B8F5" w14:textId="77777777" w:rsidR="00BD1440" w:rsidRDefault="000D2CBD">
      <w:pPr>
        <w:pStyle w:val="ListBullet"/>
      </w:pPr>
      <w:r>
        <w:t>Storage independence: persistence is behind a Graph Adapter interface.</w:t>
      </w:r>
    </w:p>
    <w:p w14:paraId="69DB5536" w14:textId="77777777" w:rsidR="00BD1440" w:rsidRDefault="000D2CBD">
      <w:pPr>
        <w:pStyle w:val="ListBullet"/>
      </w:pPr>
      <w:r>
        <w:t>Language independence: analyzers emit ontology operations rather than database queries.</w:t>
      </w:r>
    </w:p>
    <w:p w14:paraId="1E60DA07" w14:textId="77777777" w:rsidR="00BD1440" w:rsidRDefault="000D2CBD">
      <w:pPr>
        <w:pStyle w:val="Heading2"/>
      </w:pPr>
      <w:r>
        <w:t>Architecture</w:t>
      </w:r>
    </w:p>
    <w:p w14:paraId="0498F71E" w14:textId="77777777" w:rsidR="00BD1440" w:rsidRDefault="000D2CBD">
      <w:r>
        <w:t>Workspace Manager monitors filesystem and Git events.</w:t>
      </w:r>
    </w:p>
    <w:p w14:paraId="7B4CF2B1" w14:textId="77777777" w:rsidR="00BD1440" w:rsidRDefault="000D2CBD">
      <w:r>
        <w:t>Code Analyzer (Tree-sitter/LSP) converts source changes into ontology operations.</w:t>
      </w:r>
    </w:p>
    <w:p w14:paraId="5207645D" w14:textId="77777777" w:rsidR="00BD1440" w:rsidRDefault="000D2CBD">
      <w:r>
        <w:t>Graph Manager validates and applies ontology operations.</w:t>
      </w:r>
    </w:p>
    <w:p w14:paraId="00A22B91" w14:textId="77777777" w:rsidR="00BD1440" w:rsidRDefault="000D2CBD">
      <w:r>
        <w:t>Knowledge Services expose read-only APIs for impact analysis, documentation, and context building.</w:t>
      </w:r>
    </w:p>
    <w:p w14:paraId="686DFCBD" w14:textId="77777777" w:rsidR="00BD1440" w:rsidRDefault="000D2CBD">
      <w:r>
        <w:t xml:space="preserve">REST services are implemented using </w:t>
      </w:r>
      <w:proofErr w:type="spellStart"/>
      <w:r>
        <w:t>Hunchentoot</w:t>
      </w:r>
      <w:proofErr w:type="spellEnd"/>
      <w:r>
        <w:t>.</w:t>
      </w:r>
    </w:p>
    <w:p w14:paraId="5E85DF29" w14:textId="77777777" w:rsidR="00BD1440" w:rsidRDefault="000D2CBD">
      <w:pPr>
        <w:pStyle w:val="Heading2"/>
      </w:pPr>
      <w:r>
        <w:t>Ontology</w:t>
      </w:r>
    </w:p>
    <w:p w14:paraId="50CF20E7" w14:textId="77777777" w:rsidR="00BD1440" w:rsidRDefault="000D2CBD">
      <w:r>
        <w:t>The ontology centers on four core object types:</w:t>
      </w:r>
    </w:p>
    <w:p w14:paraId="352E252C" w14:textId="77777777" w:rsidR="00BD1440" w:rsidRDefault="000D2CBD">
      <w:pPr>
        <w:pStyle w:val="ListBullet"/>
      </w:pPr>
      <w:r>
        <w:t>Entity</w:t>
      </w:r>
    </w:p>
    <w:p w14:paraId="4654C800" w14:textId="77777777" w:rsidR="00BD1440" w:rsidRDefault="000D2CBD">
      <w:pPr>
        <w:pStyle w:val="ListBullet"/>
      </w:pPr>
      <w:r>
        <w:t>Relationship</w:t>
      </w:r>
    </w:p>
    <w:p w14:paraId="3D8978A0" w14:textId="77777777" w:rsidR="00BD1440" w:rsidRDefault="000D2CBD">
      <w:pPr>
        <w:pStyle w:val="ListBullet"/>
      </w:pPr>
      <w:r>
        <w:t>Workspace</w:t>
      </w:r>
    </w:p>
    <w:p w14:paraId="5DE556AF" w14:textId="77777777" w:rsidR="00BD1440" w:rsidRDefault="000D2CBD">
      <w:pPr>
        <w:pStyle w:val="ListBullet"/>
      </w:pPr>
      <w:r>
        <w:t>Snapshot</w:t>
      </w:r>
    </w:p>
    <w:p w14:paraId="423B5922" w14:textId="77777777" w:rsidR="00BD1440" w:rsidRDefault="00BD1440"/>
    <w:p w14:paraId="79D733DB" w14:textId="034BFDF3" w:rsidR="00BD1440" w:rsidRDefault="000D2CBD">
      <w:r>
        <w:t>Specialized entities include Repository, Branch, Package, Module, Class, Interface, Function, Method, Variable, Test, Document, Concept, and Architecture</w:t>
      </w:r>
      <w:r w:rsidR="009C6372">
        <w:t xml:space="preserve"> </w:t>
      </w:r>
      <w:r>
        <w:t>Decision.</w:t>
      </w:r>
    </w:p>
    <w:p w14:paraId="4FED55D7" w14:textId="77777777" w:rsidR="00BD1440" w:rsidRDefault="000D2CBD">
      <w:pPr>
        <w:pStyle w:val="Heading2"/>
      </w:pPr>
      <w:r>
        <w:t>Relationships</w:t>
      </w:r>
    </w:p>
    <w:p w14:paraId="5F02E78E" w14:textId="77777777" w:rsidR="00BD1440" w:rsidRDefault="000D2CBD">
      <w:r>
        <w:t>Relationships are first-class objects rather than embedded in entities. Examples include:</w:t>
      </w:r>
    </w:p>
    <w:p w14:paraId="0D7A133F" w14:textId="77777777" w:rsidR="00BD1440" w:rsidRDefault="000D2CBD">
      <w:r>
        <w:t>CALLS, IMPLEMENTS, INHERITS, IMPORTS, USES, DEPENDS_ON, TESTS, DOCUMENTS, CONTAINS, BELONGS_TO.</w:t>
      </w:r>
    </w:p>
    <w:p w14:paraId="1F411781" w14:textId="77777777" w:rsidR="0002039A" w:rsidRDefault="00000000">
      <w:pPr>
        <w:pStyle w:val="Heading2"/>
        <w:rPr>
          <w:ins w:id="22" w:author="Claude" w:date="2026-07-25T12:00:00Z"/>
        </w:rPr>
      </w:pPr>
      <w:ins w:id="23" w:author="Claude" w:date="2026-07-25T12:00:00Z">
        <w:r>
          <w:t>Fact Provenance and Staleness</w:t>
        </w:r>
      </w:ins>
    </w:p>
    <w:p w14:paraId="1F2F6B82" w14:textId="77777777" w:rsidR="0002039A" w:rsidRDefault="00000000">
      <w:pPr>
        <w:rPr>
          <w:ins w:id="24" w:author="Claude" w:date="2026-07-25T12:00:00Z"/>
        </w:rPr>
      </w:pPr>
      <w:ins w:id="25" w:author="Claude" w:date="2026-07-25T12:00:00Z">
        <w:r>
          <w:t>Structural facts extracted by Tree-sitter/LSP (CALLS, INHERITS, CONTAINS) and inferred facts produced by LLM summarization (“</w:t>
        </w:r>
        <w:proofErr w:type="spellStart"/>
        <w:r>
          <w:t>DrawingTool</w:t>
        </w:r>
        <w:proofErr w:type="spellEnd"/>
        <w:r>
          <w:t xml:space="preserve"> is a thin wrapper around </w:t>
        </w:r>
        <w:proofErr w:type="spellStart"/>
        <w:r>
          <w:t>useDrawingTool</w:t>
        </w:r>
        <w:proofErr w:type="spellEnd"/>
        <w:r>
          <w:t>”) have very different reliability. Every entity and relationship therefore carries provenance properties:</w:t>
        </w:r>
      </w:ins>
    </w:p>
    <w:p w14:paraId="793C242D" w14:textId="77777777" w:rsidR="0002039A" w:rsidRDefault="00000000">
      <w:pPr>
        <w:pStyle w:val="ListBullet"/>
        <w:rPr>
          <w:ins w:id="26" w:author="Claude" w:date="2026-07-25T12:00:00Z"/>
        </w:rPr>
      </w:pPr>
      <w:ins w:id="27" w:author="Claude" w:date="2026-07-25T12:00:00Z">
        <w:r>
          <w:t>source — structural, inferred, or human-validated</w:t>
        </w:r>
      </w:ins>
    </w:p>
    <w:p w14:paraId="1344DD45" w14:textId="77777777" w:rsidR="0002039A" w:rsidRDefault="00000000">
      <w:pPr>
        <w:pStyle w:val="ListBullet"/>
        <w:rPr>
          <w:ins w:id="28" w:author="Claude" w:date="2026-07-25T12:00:00Z"/>
        </w:rPr>
      </w:pPr>
      <w:ins w:id="29" w:author="Claude" w:date="2026-07-25T12:00:00Z">
        <w:r>
          <w:t>confidence — how strongly the fact is supported</w:t>
        </w:r>
      </w:ins>
    </w:p>
    <w:p w14:paraId="53E94A8D" w14:textId="77777777" w:rsidR="0002039A" w:rsidRDefault="00000000">
      <w:pPr>
        <w:pStyle w:val="ListBullet"/>
        <w:rPr>
          <w:ins w:id="30" w:author="Claude" w:date="2026-07-25T12:00:00Z"/>
        </w:rPr>
      </w:pPr>
      <w:ins w:id="31" w:author="Claude" w:date="2026-07-25T12:00:00Z">
        <w:r>
          <w:t>derived-from — the entities whose modification invalidates this fact</w:t>
        </w:r>
      </w:ins>
    </w:p>
    <w:p w14:paraId="37DDDCB0" w14:textId="77777777" w:rsidR="0002039A" w:rsidRDefault="00000000">
      <w:pPr>
        <w:pStyle w:val="ListBullet"/>
        <w:rPr>
          <w:ins w:id="32" w:author="Claude" w:date="2026-07-25T12:00:00Z"/>
        </w:rPr>
      </w:pPr>
      <w:ins w:id="33" w:author="Claude" w:date="2026-07-25T12:00:00Z">
        <w:r>
          <w:lastRenderedPageBreak/>
          <w:t>last-verified — the snapshot at which the fact was last confirmed</w:t>
        </w:r>
      </w:ins>
    </w:p>
    <w:p w14:paraId="55682121" w14:textId="77777777" w:rsidR="0002039A" w:rsidRDefault="00000000">
      <w:pPr>
        <w:rPr>
          <w:ins w:id="34" w:author="Claude" w:date="2026-07-25T12:00:00Z"/>
        </w:rPr>
      </w:pPr>
      <w:ins w:id="35" w:author="Claude" w:date="2026-07-25T12:00:00Z">
        <w:r>
          <w:t>When a source entity changes, the Graph Manager marks dependent inferred facts stale rather than deleting them; stale facts are excluded from agent context until re-verified. Without this, the graph accumulates plausible-but-wrong knowledge and agents learn to distrust it.</w:t>
        </w:r>
      </w:ins>
    </w:p>
    <w:p w14:paraId="16CBDCFC" w14:textId="77777777" w:rsidR="00BD1440" w:rsidRDefault="000D2CBD">
      <w:pPr>
        <w:pStyle w:val="Heading2"/>
      </w:pPr>
      <w:r>
        <w:t>Workspace Model</w:t>
      </w:r>
    </w:p>
    <w:p w14:paraId="25E97BE7" w14:textId="77777777" w:rsidR="00BD1440" w:rsidRDefault="000D2CBD">
      <w:r>
        <w:t>Repository graphs represent committed state.</w:t>
      </w:r>
    </w:p>
    <w:p w14:paraId="094303EB" w14:textId="77777777" w:rsidR="00BD1440" w:rsidRDefault="000D2CBD">
      <w:r>
        <w:t>Each workspace maintains an overlay containing modified entities and relationships.</w:t>
      </w:r>
    </w:p>
    <w:p w14:paraId="6AFA0E48" w14:textId="77777777" w:rsidR="00BD1440" w:rsidRDefault="000D2CBD">
      <w:r>
        <w:t>Snapshots are created continuously as edits occur and are distinct from Git commits.</w:t>
      </w:r>
      <w:ins w:id="36" w:author="Claude" w:date="2026-07-25T12:00:00Z">
        <w:r>
          <w:t xml:space="preserve"> Snapshots are subject to a retention policy (for example: keep everything for the active session, then thin to per-commit granularity) so continuous snapshotting does not grow without bound.</w:t>
        </w:r>
      </w:ins>
    </w:p>
    <w:p w14:paraId="1602DE0A" w14:textId="77777777" w:rsidR="00BD1440" w:rsidRDefault="000D2CBD">
      <w:pPr>
        <w:pStyle w:val="Heading2"/>
      </w:pPr>
      <w:r>
        <w:t>Git Integration</w:t>
      </w:r>
    </w:p>
    <w:p w14:paraId="070CDF1B" w14:textId="77777777" w:rsidR="00BD1440" w:rsidRDefault="000D2CBD">
      <w:r>
        <w:t>Git metadata is attached to ontology objects rather than defining them.</w:t>
      </w:r>
    </w:p>
    <w:p w14:paraId="13D7CE80" w14:textId="77777777" w:rsidR="00BD1440" w:rsidRDefault="000D2CBD">
      <w:r>
        <w:t>Repository, Branch, Commit, and Workspace are represented as ontology entities.</w:t>
      </w:r>
    </w:p>
    <w:p w14:paraId="5919C71C" w14:textId="77777777" w:rsidR="00BD1440" w:rsidRDefault="000D2CBD">
      <w:r>
        <w:t>The system tracks both Git history and workspace history.</w:t>
      </w:r>
    </w:p>
    <w:p w14:paraId="4CF8695E" w14:textId="77777777" w:rsidR="00BD1440" w:rsidRDefault="000D2CBD">
      <w:pPr>
        <w:pStyle w:val="Heading2"/>
      </w:pPr>
      <w:r>
        <w:t>Graph Manager</w:t>
      </w:r>
    </w:p>
    <w:p w14:paraId="70EF2013" w14:textId="77777777" w:rsidR="00BD1440" w:rsidRDefault="000D2CBD">
      <w:r>
        <w:t>The Graph Manager owns:</w:t>
      </w:r>
    </w:p>
    <w:p w14:paraId="20AE6C72" w14:textId="77777777" w:rsidR="00BD1440" w:rsidRDefault="000D2CBD">
      <w:pPr>
        <w:pStyle w:val="ListBullet"/>
      </w:pPr>
      <w:r>
        <w:t>Ontology validation</w:t>
      </w:r>
    </w:p>
    <w:p w14:paraId="5E83087C" w14:textId="77777777" w:rsidR="00BD1440" w:rsidRDefault="000D2CBD">
      <w:pPr>
        <w:pStyle w:val="ListBullet"/>
      </w:pPr>
      <w:r>
        <w:t>Transactions</w:t>
      </w:r>
    </w:p>
    <w:p w14:paraId="63E96A4A" w14:textId="77777777" w:rsidR="00BD1440" w:rsidRDefault="000D2CBD">
      <w:pPr>
        <w:pStyle w:val="ListBullet"/>
      </w:pPr>
      <w:r>
        <w:t>Workspace overlays</w:t>
      </w:r>
    </w:p>
    <w:p w14:paraId="0C9F92A5" w14:textId="77777777" w:rsidR="00BD1440" w:rsidRDefault="000D2CBD">
      <w:pPr>
        <w:pStyle w:val="ListBullet"/>
      </w:pPr>
      <w:r>
        <w:t>Snapshot management</w:t>
      </w:r>
    </w:p>
    <w:p w14:paraId="60C97DC9" w14:textId="77777777" w:rsidR="00BD1440" w:rsidRDefault="000D2CBD">
      <w:pPr>
        <w:pStyle w:val="ListBullet"/>
      </w:pPr>
      <w:r>
        <w:t>Persistence</w:t>
      </w:r>
    </w:p>
    <w:p w14:paraId="2CEB6A8D" w14:textId="77777777" w:rsidR="00BD1440" w:rsidRDefault="000D2CBD">
      <w:pPr>
        <w:pStyle w:val="ListBullet"/>
      </w:pPr>
      <w:r>
        <w:t>Query execution</w:t>
      </w:r>
    </w:p>
    <w:p w14:paraId="5E637797" w14:textId="77777777" w:rsidR="00BD1440" w:rsidRDefault="00BD1440"/>
    <w:p w14:paraId="28EFC9ED" w14:textId="77777777" w:rsidR="00BD1440" w:rsidRDefault="000D2CBD">
      <w:r>
        <w:t>It is the only component permitted to modify graph storage.</w:t>
      </w:r>
    </w:p>
    <w:p w14:paraId="12225C6C" w14:textId="77777777" w:rsidR="00BD1440" w:rsidRDefault="000D2CBD">
      <w:pPr>
        <w:pStyle w:val="Heading2"/>
      </w:pPr>
      <w:r>
        <w:t>Persistence</w:t>
      </w:r>
    </w:p>
    <w:p w14:paraId="4B404E1C" w14:textId="77777777" w:rsidR="00BD1440" w:rsidRDefault="000D2CBD">
      <w:r>
        <w:t>Persistence is abstracted behind a Graph Adapter implemented with CLOS generic functions.</w:t>
      </w:r>
    </w:p>
    <w:p w14:paraId="7D016ED2" w14:textId="77777777" w:rsidR="00BD1440" w:rsidRDefault="00BD1440"/>
    <w:p w14:paraId="3B0568A6" w14:textId="77777777" w:rsidR="00BD1440" w:rsidRDefault="000D2CBD">
      <w:r>
        <w:t>Potential backends:</w:t>
      </w:r>
    </w:p>
    <w:p w14:paraId="598C739B" w14:textId="77777777" w:rsidR="00BD1440" w:rsidRDefault="000D2CBD">
      <w:pPr>
        <w:pStyle w:val="ListBullet"/>
      </w:pPr>
      <w:r>
        <w:t>In-memory graph (initial implementation)</w:t>
      </w:r>
    </w:p>
    <w:p w14:paraId="7C3BF033" w14:textId="77777777" w:rsidR="00BD1440" w:rsidRDefault="000D2CBD">
      <w:pPr>
        <w:pStyle w:val="ListBullet"/>
      </w:pPr>
      <w:proofErr w:type="spellStart"/>
      <w:r>
        <w:lastRenderedPageBreak/>
        <w:t>VivaceGraph</w:t>
      </w:r>
      <w:proofErr w:type="spellEnd"/>
    </w:p>
    <w:p w14:paraId="227ACE23" w14:textId="77777777" w:rsidR="00BD1440" w:rsidRDefault="000D2CBD">
      <w:pPr>
        <w:pStyle w:val="ListBullet"/>
      </w:pPr>
      <w:proofErr w:type="spellStart"/>
      <w:r>
        <w:t>AllegroGraph</w:t>
      </w:r>
      <w:proofErr w:type="spellEnd"/>
    </w:p>
    <w:p w14:paraId="5C42E70F" w14:textId="77777777" w:rsidR="00BD1440" w:rsidRDefault="000D2CBD">
      <w:pPr>
        <w:pStyle w:val="ListBullet"/>
      </w:pPr>
      <w:r>
        <w:t>Neo4j</w:t>
      </w:r>
    </w:p>
    <w:p w14:paraId="0DA71C32" w14:textId="77777777" w:rsidR="00BD1440" w:rsidRDefault="00BD1440"/>
    <w:p w14:paraId="5EF1534C" w14:textId="77777777" w:rsidR="00BD1440" w:rsidRDefault="000D2CBD">
      <w:r>
        <w:t>The ontology remains unchanged regardless of backend.</w:t>
      </w:r>
    </w:p>
    <w:p w14:paraId="6B158018" w14:textId="77777777" w:rsidR="0002039A" w:rsidRDefault="00000000">
      <w:pPr>
        <w:rPr>
          <w:ins w:id="37" w:author="Claude" w:date="2026-07-25T12:00:00Z"/>
        </w:rPr>
      </w:pPr>
      <w:ins w:id="38" w:author="Claude" w:date="2026-07-25T12:00:00Z">
        <w:r>
          <w:t>Phase 1 ships only the in-memory backend. Because all storage access goes through the adapter’s generic functions, moving to Neo4j or another backend later is additive: implement the adapter methods for the new store, replay a snapshot into it, and switch — no ontology or service code changes.</w:t>
        </w:r>
      </w:ins>
    </w:p>
    <w:p w14:paraId="32E011BB" w14:textId="77777777" w:rsidR="00BD1440" w:rsidRDefault="000D2CBD">
      <w:pPr>
        <w:pStyle w:val="Heading2"/>
      </w:pPr>
      <w:r>
        <w:t>REST API</w:t>
      </w:r>
    </w:p>
    <w:p w14:paraId="5914F3E5" w14:textId="77777777" w:rsidR="00BD1440" w:rsidRDefault="000D2CBD">
      <w:r>
        <w:t xml:space="preserve">Implemented with </w:t>
      </w:r>
      <w:proofErr w:type="spellStart"/>
      <w:r>
        <w:t>Hunchentoot</w:t>
      </w:r>
      <w:proofErr w:type="spellEnd"/>
      <w:r>
        <w:t>.</w:t>
      </w:r>
    </w:p>
    <w:p w14:paraId="13DD848A" w14:textId="77777777" w:rsidR="00BD1440" w:rsidRDefault="00BD1440"/>
    <w:p w14:paraId="34326EA3" w14:textId="77777777" w:rsidR="00BD1440" w:rsidRDefault="000D2CBD">
      <w:r>
        <w:t>Representative endpoints:</w:t>
      </w:r>
    </w:p>
    <w:p w14:paraId="0DCB2827" w14:textId="77777777" w:rsidR="00BD1440" w:rsidRDefault="000D2CBD">
      <w:r>
        <w:t>POST /workspaces</w:t>
      </w:r>
    </w:p>
    <w:p w14:paraId="45D017D7" w14:textId="77777777" w:rsidR="00BD1440" w:rsidRDefault="000D2CBD">
      <w:r>
        <w:t>GET /</w:t>
      </w:r>
      <w:proofErr w:type="gramStart"/>
      <w:r>
        <w:t>workspaces/{</w:t>
      </w:r>
      <w:proofErr w:type="gramEnd"/>
      <w:r>
        <w:t>id}</w:t>
      </w:r>
    </w:p>
    <w:p w14:paraId="5B2F6B5F" w14:textId="77777777" w:rsidR="00BD1440" w:rsidRDefault="000D2CBD">
      <w:r>
        <w:t>POST /</w:t>
      </w:r>
      <w:proofErr w:type="gramStart"/>
      <w:r>
        <w:t>workspaces/{id}/</w:t>
      </w:r>
      <w:proofErr w:type="gramEnd"/>
      <w:r>
        <w:t>events</w:t>
      </w:r>
    </w:p>
    <w:p w14:paraId="4536F44D" w14:textId="77777777" w:rsidR="00BD1440" w:rsidRDefault="000D2CBD">
      <w:r>
        <w:t>POST /ontology/entity</w:t>
      </w:r>
    </w:p>
    <w:p w14:paraId="6847112D" w14:textId="77777777" w:rsidR="00BD1440" w:rsidRDefault="000D2CBD">
      <w:r>
        <w:t>POST /ontology/relationship</w:t>
      </w:r>
    </w:p>
    <w:p w14:paraId="096AD812" w14:textId="77777777" w:rsidR="00BD1440" w:rsidRDefault="000D2CBD">
      <w:r>
        <w:t>GET /</w:t>
      </w:r>
      <w:proofErr w:type="gramStart"/>
      <w:r>
        <w:t>entities/{</w:t>
      </w:r>
      <w:proofErr w:type="gramEnd"/>
      <w:r>
        <w:t>id}</w:t>
      </w:r>
    </w:p>
    <w:p w14:paraId="62EFF384" w14:textId="77777777" w:rsidR="00BD1440" w:rsidRDefault="000D2CBD">
      <w:r>
        <w:t>GET /</w:t>
      </w:r>
      <w:proofErr w:type="gramStart"/>
      <w:r>
        <w:t>impact/{</w:t>
      </w:r>
      <w:proofErr w:type="gramEnd"/>
      <w:r>
        <w:t>id}</w:t>
      </w:r>
    </w:p>
    <w:p w14:paraId="2A5E0C03" w14:textId="77777777" w:rsidR="00BD1440" w:rsidRDefault="000D2CBD">
      <w:r>
        <w:t>GET /</w:t>
      </w:r>
      <w:proofErr w:type="gramStart"/>
      <w:r>
        <w:t>workspaces/{id}/</w:t>
      </w:r>
      <w:proofErr w:type="gramEnd"/>
      <w:r>
        <w:t>graph</w:t>
      </w:r>
    </w:p>
    <w:p w14:paraId="74FF88A2" w14:textId="77777777" w:rsidR="0002039A" w:rsidRDefault="00000000">
      <w:pPr>
        <w:rPr>
          <w:ins w:id="39" w:author="Claude" w:date="2026-07-25T12:00:00Z"/>
        </w:rPr>
      </w:pPr>
      <w:ins w:id="40" w:author="Claude" w:date="2026-07-25T12:00:00Z">
        <w:r>
          <w:t>GET /</w:t>
        </w:r>
        <w:proofErr w:type="gramStart"/>
        <w:r>
          <w:t>impact/{</w:t>
        </w:r>
        <w:proofErr w:type="gramEnd"/>
        <w:r>
          <w:t>id} is the endpoint the planner and architect depend on and requires its own specification: which relationship types are traversed transitively (e.g. CALLS, DEPENDS_ON), the maximum traversal depth, how TESTS and DOCUMENTS edges are folded into the result, and the snapshot against which impact is computed.</w:t>
        </w:r>
      </w:ins>
    </w:p>
    <w:p w14:paraId="0A299BE0" w14:textId="77777777" w:rsidR="00BD1440" w:rsidRDefault="000D2CBD">
      <w:pPr>
        <w:pStyle w:val="Heading2"/>
      </w:pPr>
      <w:r>
        <w:t>Recommended Phase 1 Roadmap</w:t>
      </w:r>
    </w:p>
    <w:p w14:paraId="794D9EF0" w14:textId="77777777" w:rsidR="00BD1440" w:rsidRDefault="000D2CBD">
      <w:r>
        <w:t>1. Implement the ontology in CLOS.</w:t>
      </w:r>
    </w:p>
    <w:p w14:paraId="31D750BA" w14:textId="77777777" w:rsidR="00BD1440" w:rsidRDefault="000D2CBD">
      <w:r>
        <w:t>2. Build an in-memory Graph Manager.</w:t>
      </w:r>
    </w:p>
    <w:p w14:paraId="2C40CD02" w14:textId="77777777" w:rsidR="00BD1440" w:rsidRDefault="000D2CBD">
      <w:r>
        <w:t>3. Implement workspace and snapshot management.</w:t>
      </w:r>
    </w:p>
    <w:p w14:paraId="4D058C9C" w14:textId="77777777" w:rsidR="00BD1440" w:rsidRDefault="000D2CBD">
      <w:r>
        <w:lastRenderedPageBreak/>
        <w:t>4. Add Tree-sitter analyzer producing ontology operations.</w:t>
      </w:r>
      <w:ins w:id="41" w:author="Claude" w:date="2026-07-25T12:00:00Z">
        <w:r>
          <w:t xml:space="preserve"> Spike this step early: Common Lisp bindings to Tree-sitter and LSP are the </w:t>
        </w:r>
        <w:proofErr w:type="gramStart"/>
        <w:r>
          <w:t>highest-risk</w:t>
        </w:r>
        <w:proofErr w:type="gramEnd"/>
        <w:r>
          <w:t xml:space="preserve"> dependency in Phase 1.</w:t>
        </w:r>
      </w:ins>
    </w:p>
    <w:p w14:paraId="68F01011" w14:textId="77777777" w:rsidR="00BD1440" w:rsidRDefault="000D2CBD">
      <w:r>
        <w:t xml:space="preserve">5. Expose REST APIs through </w:t>
      </w:r>
      <w:proofErr w:type="spellStart"/>
      <w:r>
        <w:t>Hunchentoot</w:t>
      </w:r>
      <w:proofErr w:type="spellEnd"/>
      <w:r>
        <w:t>.</w:t>
      </w:r>
    </w:p>
    <w:p w14:paraId="5CA53C62" w14:textId="77777777" w:rsidR="00BD1440" w:rsidRDefault="000D2CBD">
      <w:r>
        <w:t>6. Add a Graph Adapter for persistent storage (</w:t>
      </w:r>
      <w:proofErr w:type="spellStart"/>
      <w:r>
        <w:t>VivaceGraph</w:t>
      </w:r>
      <w:proofErr w:type="spellEnd"/>
      <w:r>
        <w:t xml:space="preserve"> recommended initially; Neo4j or </w:t>
      </w:r>
      <w:proofErr w:type="spellStart"/>
      <w:r>
        <w:t>AllegroGraph</w:t>
      </w:r>
      <w:proofErr w:type="spellEnd"/>
      <w:r>
        <w:t xml:space="preserve"> can be added later).</w:t>
      </w:r>
    </w:p>
    <w:p w14:paraId="4A0A5E22" w14:textId="77777777" w:rsidR="0002039A" w:rsidRDefault="00000000">
      <w:pPr>
        <w:rPr>
          <w:ins w:id="42" w:author="Claude" w:date="2026-07-25T12:00:00Z"/>
        </w:rPr>
      </w:pPr>
      <w:ins w:id="43" w:author="Claude" w:date="2026-07-25T12:00:00Z">
        <w:r>
          <w:t>7. Expose the knowledge query API as an MCP server so Claude Code can consume it directly. This is the primary dogfooding deliverable: it is what lets the graph be exercised during real development of the game engine.</w:t>
        </w:r>
      </w:ins>
    </w:p>
    <w:sectPr w:rsidR="000203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AE5DB8"/>
    <w:multiLevelType w:val="multilevel"/>
    <w:tmpl w:val="634CD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60688"/>
    <w:multiLevelType w:val="multilevel"/>
    <w:tmpl w:val="95E2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200629">
    <w:abstractNumId w:val="8"/>
  </w:num>
  <w:num w:numId="2" w16cid:durableId="1225676031">
    <w:abstractNumId w:val="6"/>
  </w:num>
  <w:num w:numId="3" w16cid:durableId="1797141521">
    <w:abstractNumId w:val="5"/>
  </w:num>
  <w:num w:numId="4" w16cid:durableId="1459108051">
    <w:abstractNumId w:val="4"/>
  </w:num>
  <w:num w:numId="5" w16cid:durableId="771508027">
    <w:abstractNumId w:val="7"/>
  </w:num>
  <w:num w:numId="6" w16cid:durableId="641152663">
    <w:abstractNumId w:val="3"/>
  </w:num>
  <w:num w:numId="7" w16cid:durableId="953709038">
    <w:abstractNumId w:val="2"/>
  </w:num>
  <w:num w:numId="8" w16cid:durableId="1009912849">
    <w:abstractNumId w:val="1"/>
  </w:num>
  <w:num w:numId="9" w16cid:durableId="272523419">
    <w:abstractNumId w:val="0"/>
  </w:num>
  <w:num w:numId="10" w16cid:durableId="190924279">
    <w:abstractNumId w:val="9"/>
  </w:num>
  <w:num w:numId="11" w16cid:durableId="18322101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E16"/>
    <w:rsid w:val="0002039A"/>
    <w:rsid w:val="00034616"/>
    <w:rsid w:val="0006063C"/>
    <w:rsid w:val="0009358F"/>
    <w:rsid w:val="000D2CBD"/>
    <w:rsid w:val="0015074B"/>
    <w:rsid w:val="001E054F"/>
    <w:rsid w:val="0029639D"/>
    <w:rsid w:val="00326F90"/>
    <w:rsid w:val="00377C84"/>
    <w:rsid w:val="003B6588"/>
    <w:rsid w:val="00504EFD"/>
    <w:rsid w:val="005E7E35"/>
    <w:rsid w:val="006E73CC"/>
    <w:rsid w:val="006F6BD9"/>
    <w:rsid w:val="008776E0"/>
    <w:rsid w:val="009C6372"/>
    <w:rsid w:val="00A86C6F"/>
    <w:rsid w:val="00AA1D8D"/>
    <w:rsid w:val="00AF515A"/>
    <w:rsid w:val="00B47730"/>
    <w:rsid w:val="00BD1440"/>
    <w:rsid w:val="00C2799B"/>
    <w:rsid w:val="00CB0664"/>
    <w:rsid w:val="00D0082D"/>
    <w:rsid w:val="00DC28DD"/>
    <w:rsid w:val="00E10D9B"/>
    <w:rsid w:val="00E462FA"/>
    <w:rsid w:val="00EB38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61DC2"/>
  <w14:defaultImageDpi w14:val="300"/>
  <w15:docId w15:val="{A14EE292-E636-48A4-8A4D-2A83DAB52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1771</Words>
  <Characters>10592</Characters>
  <Application>Microsoft Office Word</Application>
  <DocSecurity>0</DocSecurity>
  <Lines>252</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Eberman</cp:lastModifiedBy>
  <cp:revision>17</cp:revision>
  <dcterms:created xsi:type="dcterms:W3CDTF">2013-12-23T23:15:00Z</dcterms:created>
  <dcterms:modified xsi:type="dcterms:W3CDTF">2026-07-25T13:48:00Z</dcterms:modified>
  <cp:category/>
</cp:coreProperties>
</file>